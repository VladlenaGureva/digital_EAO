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Инструкция по разметке интервью (ЕАО)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1.2.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Авторы:</w:t>
      </w:r>
      <w:r w:rsidDel="00000000" w:rsidR="00000000" w:rsidRPr="00000000">
        <w:rPr>
          <w:rtl w:val="0"/>
        </w:rPr>
        <w:t xml:space="preserve"> Гурьева В.К. (магистр ОП ЦМГН, НИУ ВШЭ), АНО Научно-гуманитарный центр «Сэфер», волонтеры центра «Сэфер».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Правообладатель:</w:t>
      </w:r>
      <w:r w:rsidDel="00000000" w:rsidR="00000000" w:rsidRPr="00000000">
        <w:rPr>
          <w:rtl w:val="0"/>
        </w:rPr>
        <w:t xml:space="preserve"> © АНО Научно-гуманитарный центр «Сэфер». Все права защищены и принадлежат их правообладателям.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Документ предназначен для внутреннего использования разметчиками и ответственными редакторами центра «Сэфер». Любое копирование или распространение без письменного разрешения правообладателя запрещено.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*Эта инструкция представляет собой иерархический справочник, предназначенный для корректной тематической разметки интервью, собранных экспедицией Научно-гуманитарного центра «Сэфер» в Еврейской автономной области в 2025 году. 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Темы (теги) для разметки, представленные в этой инструкции, являются частью большого общего справочника по еврейской культуре, формировавшегося в течение нескольких лет центром «Сэфер». Кроме того, эта инструкция содержит новые темы (теги), введенные специально для случая ЕАО (они выделены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желтым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Темы (теги) в этой инструкции имеют стандартизированное описание, состоящее из: краткого определения феномена и возможных контекстов упоминания в интервью.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работы с инструкцией: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Ознакомьтесь с данной вводной частью и структурой тегов.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разметке фрагмента интервью: определите основную тему высказывания.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Найдите соответствующий тег в инструкции через поиск по ключевым словам.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Внимательно прочтите описание тега и убедитесь, что содержание фрагмента соответствует определению.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Присвойте тег.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сомнений используйте консультацию с ответственным редактором.</w:t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1. ЕВРЕЙСКОЕ ПРОСТРАНСТВО </w:t>
      </w:r>
      <w:r w:rsidDel="00000000" w:rsidR="00000000" w:rsidRPr="00000000">
        <w:rPr>
          <w:rtl w:val="0"/>
        </w:rPr>
        <w:t xml:space="preserve">[Материальное и символическое пространство, организованное и осмысленное через призму еврейской культуры, истории и идентичности в контексте ЕАО. Место, объект или образ территории, напрямую связанный с еврейством]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1.1. Локальный текст </w:t>
      </w:r>
      <w:r w:rsidDel="00000000" w:rsidR="00000000" w:rsidRPr="00000000">
        <w:rPr>
          <w:rtl w:val="0"/>
        </w:rPr>
        <w:t xml:space="preserve">[система речевых, ментальных, визуальных стереотипов, поведенческих практик, сюжетов, устойчивых образов, связанных с каким-либо местом (Биробиджан) и актуальных для сообщества, ассоциирующего себя с этим местом]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1.1.1. Городской текст [восприятие и образ городского пространства в сознании жителей. Это описание планировки, районов, их характера, рассказы о типичных городских маршрутах, перемещениях, изменения внешнего облика города, городские легенды и т.д.]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1.1.2. Культурная жизнь [сферы искусства, деятели искусства, культурные практики]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1.1.2.1.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Еврейский театр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[история еврейского театра, посещение театра, отношение к нему, репертуар, театральные деятели, роль театра в еврейской культуре ЕАО]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1.1.2.2.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Репрезентация еврейской истории в музее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[представление истории евреев и ЕАО в музеях; наполненность экспозиций; темы, которые освещаются / замалчиваются]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1.1.2.3.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Этно-конфессиональные фестивали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[Фестивали (еврейские, межнациональные) в ЕАО как форма межэтнического взаимодействия. Описание фестивалей, которые есть / были, формы участия в них, отношение к ним]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1.1.3. Топонимика [Версии происхождения названий области и населенных пунктов, названия улиц, отношение к переименованию]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1.1.4. </w:t>
      </w:r>
      <w:r w:rsidDel="00000000" w:rsidR="00000000" w:rsidRPr="00000000">
        <w:rPr>
          <w:highlight w:val="yellow"/>
          <w:rtl w:val="0"/>
        </w:rPr>
        <w:t xml:space="preserve">Символика</w:t>
      </w:r>
      <w:r w:rsidDel="00000000" w:rsidR="00000000" w:rsidRPr="00000000">
        <w:rPr>
          <w:rtl w:val="0"/>
        </w:rPr>
        <w:t xml:space="preserve"> [Официальная (флаг, герб, гимн) и неофициальная (3 слова о Биробиджане)]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1.1.5. </w:t>
      </w:r>
      <w:r w:rsidDel="00000000" w:rsidR="00000000" w:rsidRPr="00000000">
        <w:rPr>
          <w:highlight w:val="yellow"/>
          <w:rtl w:val="0"/>
        </w:rPr>
        <w:t xml:space="preserve">Сенсорные образы</w:t>
      </w:r>
      <w:r w:rsidDel="00000000" w:rsidR="00000000" w:rsidRPr="00000000">
        <w:rPr>
          <w:rtl w:val="0"/>
        </w:rPr>
        <w:t xml:space="preserve"> [Характерные для региона вкусы, запахи и звуки ЕАО]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1.1.6 Туризм [Туристическая привлекательность и восприятие туризма. Описание туристических мест и маршрутов, оценка туристического потенциала региона, рассказы о приезжих туристах, проблемы и успехи развития туризма]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1.2. Дом и быт </w:t>
      </w:r>
      <w:r w:rsidDel="00000000" w:rsidR="00000000" w:rsidRPr="00000000">
        <w:rPr>
          <w:rtl w:val="0"/>
        </w:rPr>
        <w:t xml:space="preserve">[Условия и практики проживания]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1.2.1. Кошерная посуда [Посуда, которая используется в процессе приготовления и потребления пищи по еврейским законам питания в Торе. Практики использования / неиспользования, виды посуды]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1.2.2. Мезуза [Свиток пергаменты с частью текста молитвы «Шма» в футляре. Прикреплялся к дверному косяку. Наличие / отсутствие мезузы; отношение к мезузе]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1.2.3. Перестройка дома [Физические изменения в жилище, отражающие бытовые практики и исторический контекст. Факты перестройки, где и когда, материалы, использованные для строительства, сравнение старого и нового облика дома, причины перестройки]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1.2.4. Убранство дома [Интерьер и предметы декора, формирующие атмосферу жилища. Описание мебели, ковров, штор, картин, фотографий на стенах, рассказы о происхождении предметов интерьера]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1.2.5. Устройство дома [Архитектурные особенности жилища. Описание конструктивные элементов здания и планировки]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1.3. Местечко </w:t>
      </w:r>
      <w:r w:rsidDel="00000000" w:rsidR="00000000" w:rsidRPr="00000000">
        <w:rPr>
          <w:rtl w:val="0"/>
        </w:rPr>
        <w:t xml:space="preserve">[Небольшое поселение полугородского типа, с преобладающим еврейским населением, а также культурные особенности]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1.3.9. Синагога [Помещение, служащее местом общественного богослужения и центром религиозной жизни еврейской общины. Описание расположение синагоги в структуре населенного пункта, строительство / разрушение, значение, кто и зачем туда ходит, впечатления от посещения; роль синагоги]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2. ИДЕНТИЧНОСТЬ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2.1. Антисемитизм</w:t>
      </w:r>
      <w:r w:rsidDel="00000000" w:rsidR="00000000" w:rsidRPr="00000000">
        <w:rPr>
          <w:rtl w:val="0"/>
        </w:rPr>
        <w:t xml:space="preserve"> [Проявление враждебности по отношению к евреям. Случаи антисемитизма или их отсутствие, отношение к этому явлению]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2.3. Внешний вид</w:t>
      </w:r>
      <w:r w:rsidDel="00000000" w:rsidR="00000000" w:rsidRPr="00000000">
        <w:rPr>
          <w:rtl w:val="0"/>
        </w:rPr>
        <w:t xml:space="preserve"> [Стереотипные черты, приписываемые «биробиджанцам». Как выглядит типичный «биробиджанец» (еврей): фигура, мимика, черты лица, одежда, обувь, прическа]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2.4. Традиционные профессии</w:t>
      </w:r>
      <w:r w:rsidDel="00000000" w:rsidR="00000000" w:rsidRPr="00000000">
        <w:rPr>
          <w:rtl w:val="0"/>
        </w:rPr>
        <w:t xml:space="preserve"> [Род трудовой деятельности, ассоциирующийся с евреями. Упоминания профессий, рассказы о профессиональных династиях, отношение к традиционным профессиям бабушек и дедушек]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2.5. Пища</w:t>
      </w:r>
      <w:r w:rsidDel="00000000" w:rsidR="00000000" w:rsidRPr="00000000">
        <w:rPr>
          <w:rtl w:val="0"/>
        </w:rPr>
        <w:t xml:space="preserve"> [Общее для всех подкатегорий: названия блюд, рецепты, когда и кто готовит; причины, по которым готовят / не готовят]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2.5.1. Кошерная/некошерная еда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2.5.3. Повседневная еда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2.5.4. Праздничная еда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2.6. Смешанные браки</w:t>
      </w:r>
      <w:r w:rsidDel="00000000" w:rsidR="00000000" w:rsidRPr="00000000">
        <w:rPr>
          <w:rtl w:val="0"/>
        </w:rPr>
        <w:t xml:space="preserve"> [Браки между евреями и неевреями. Отношение к ним (личное, семьи или общины), факт вступления / невступления в брак, характер отношений в смешанной семье]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2.7. Социальный статус</w:t>
      </w:r>
      <w:r w:rsidDel="00000000" w:rsidR="00000000" w:rsidRPr="00000000">
        <w:rPr>
          <w:rtl w:val="0"/>
        </w:rPr>
        <w:t xml:space="preserve"> [Положение человека в обществе, которое он занимает исходя из пола, возраста, происхождения, профессии, семейного положения, финансовых возможностей. Рассказы о благосостоянии семьи; уважение, связанное с профессией; изменение статуса и причины]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2.8. Характер</w:t>
      </w:r>
      <w:r w:rsidDel="00000000" w:rsidR="00000000" w:rsidRPr="00000000">
        <w:rPr>
          <w:rtl w:val="0"/>
        </w:rPr>
        <w:t xml:space="preserve"> [Описание типичных черт характера и поведения евреев, данное самими евреями]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2.9. Численность евреев</w:t>
      </w:r>
      <w:r w:rsidDel="00000000" w:rsidR="00000000" w:rsidRPr="00000000">
        <w:rPr>
          <w:rtl w:val="0"/>
        </w:rPr>
        <w:t xml:space="preserve"> [Численность евреев в ЕАО (+ Хабаровск, Владивосток) по представлениям / знаниям жителей, возможно в разные временные промежутки]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2.10.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Региональная идентичность</w:t>
      </w:r>
      <w:r w:rsidDel="00000000" w:rsidR="00000000" w:rsidRPr="00000000">
        <w:rPr>
          <w:rtl w:val="0"/>
        </w:rPr>
        <w:t xml:space="preserve"> [Ответ на вопрос чем жители ЕАО отличаются от соседей по их собственным представлениям, что их объединяет; причины, по которым люди относят себя к региону]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4. МЕЖЭТНИЧЕСКИЕ ОТНОШЕНИЯ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4.1. Добрососедство</w:t>
      </w:r>
      <w:r w:rsidDel="00000000" w:rsidR="00000000" w:rsidRPr="00000000">
        <w:rPr>
          <w:rtl w:val="0"/>
        </w:rPr>
        <w:t xml:space="preserve"> [Позитивные практики взаимодействия и взаимопомощи между разными этническими группами. Конкретные случаи помощи, совместное празднование праздников, обмен предметами и традициями, рассказы о дружбе]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4.2. Межэтнические конфликты</w:t>
      </w:r>
      <w:r w:rsidDel="00000000" w:rsidR="00000000" w:rsidRPr="00000000">
        <w:rPr>
          <w:rtl w:val="0"/>
        </w:rPr>
        <w:t xml:space="preserve"> [Открытые или скрытые противоречия и столкновения на этнической почве. Описание наличия / отсутствия, формы, причины и последствия конфликтов, отношение к ним]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4.3. Этнические стереотипы</w:t>
      </w:r>
      <w:r w:rsidDel="00000000" w:rsidR="00000000" w:rsidRPr="00000000">
        <w:rPr>
          <w:rtl w:val="0"/>
        </w:rPr>
        <w:t xml:space="preserve"> [Упрощенные, иногда неточные и искаженные образы определенного этноса. Основой является какой-то заметный признак: цвет кожи, характер, привычки, поведение, природные условия]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5. ОБРЯДЫ ЖИЗНЕННОГО ЦИКЛА </w:t>
      </w:r>
      <w:r w:rsidDel="00000000" w:rsidR="00000000" w:rsidRPr="00000000">
        <w:rPr>
          <w:rtl w:val="0"/>
        </w:rPr>
        <w:t xml:space="preserve">[Действия, символизирующие переход из одного состояния в другое]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Инициация </w:t>
      </w:r>
      <w:r w:rsidDel="00000000" w:rsidR="00000000" w:rsidRPr="00000000">
        <w:rPr>
          <w:rtl w:val="0"/>
        </w:rPr>
        <w:t xml:space="preserve">[Обряд, символизирующий переход индивида, как правило, в более высокий социальный статус]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5.1.1. Бар-мицва (бат-мицва) [Обряд, символизирующий религиозное совершеннолетие. Описание церемонии обряда, причины соблюдения / не соблюдения]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Похороны </w:t>
      </w:r>
      <w:r w:rsidDel="00000000" w:rsidR="00000000" w:rsidRPr="00000000">
        <w:rPr>
          <w:rtl w:val="0"/>
        </w:rPr>
        <w:t xml:space="preserve">[Совокупность действий, представляющих собой определенный способ обращения с телом умершего]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5.2.4. Кладбище [Кладбище как территория и символического пространство. Описание места захоронения; практики посещения кладбищ; рассказы, связанные с конкретными захоронениями или участками; состояние и внешний вид кладбища]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5.2.5. Могила [Конкретное место захоронения и практики взаимодействия с ним. Описание внешнего вида надгробий, традиции установки памятников, действия по уходу за могилами, правила поведения на могиле, семейные предания, связанные с конкретной могилой]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5.2.9. Погребальный обряд [Совокупность ритуальных действий, совершаемая группой, с целью обеспечения перехода умершего в иной мир; Описание видов ритуальных действий, причины несоблюдения погребального обряда]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5.2.10. Поминальные дни [Календарные дни поминовения умерших, в которые совершаются определенные ритуальные действия]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5.2.11. Поминальные обряды [Ритуальные действия, совершаемые индивидом или социальной группой в память умершего. Соблюдение / несоблюдение, виды ритуальных действий]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5.3. Родины</w:t>
      </w:r>
      <w:r w:rsidDel="00000000" w:rsidR="00000000" w:rsidRPr="00000000">
        <w:rPr>
          <w:rtl w:val="0"/>
        </w:rPr>
        <w:t xml:space="preserve"> [Ритуальные действия, сопровождающие рождение]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5.3.3. Имена [Выбор, значение и передача имен в еврейских семьях. Происхождение, причины того или иного имянаречения, смена имен и фамилий]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5.3.6. Обрезание [Ритуал обрезания крайней плоти у мальчиков на восьмой день жизни. Описание процесса обряда, причины соблюдения / несоблюдения]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5.4. Свадьба</w:t>
      </w:r>
      <w:r w:rsidDel="00000000" w:rsidR="00000000" w:rsidRPr="00000000">
        <w:rPr>
          <w:rtl w:val="0"/>
        </w:rPr>
        <w:t xml:space="preserve"> [Совокупность действий, сопровождающих заключение брака. Описание процесса обряда, место проведения, свадебные традиции, количество свадеб, причины соблюдения / не соблюдения]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5.4.9. Сватовство [Практика договоренности между семьями в предбрачный период. Описание процесса церемонии, наличие / отсутствие, отношение к сватовству, роль родителей в выборе партнера, истории о побегах или браках против воли родителей, переговоры о приданом и условиях]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6. ПРАЗДНИКИ </w:t>
      </w:r>
      <w:r w:rsidDel="00000000" w:rsidR="00000000" w:rsidRPr="00000000">
        <w:rPr>
          <w:rtl w:val="0"/>
        </w:rPr>
        <w:t xml:space="preserve">[Общее для всех: процесс празднования, традиции, время и место проведения, отмечается / не отмечается и почему]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Йом Кипур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6.13. Песах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6.17. Пурим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6.21. Рош-ха-Шана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6.25. Суббота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6.27. Суккот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6.30. Ханука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6.31. Шавуот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7. РЕЛИГИОЗНАЯ ЖИЗНЬ </w:t>
      </w:r>
      <w:r w:rsidDel="00000000" w:rsidR="00000000" w:rsidRPr="00000000">
        <w:rPr>
          <w:rtl w:val="0"/>
        </w:rPr>
        <w:t xml:space="preserve">[Деятельность индивида или социальной группы в рамках предписанных религиозных норм]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7.2. Благотворительность</w:t>
      </w:r>
      <w:r w:rsidDel="00000000" w:rsidR="00000000" w:rsidRPr="00000000">
        <w:rPr>
          <w:rtl w:val="0"/>
        </w:rPr>
        <w:t xml:space="preserve"> [Безвозмездная деятельность организаций или отдельных людей, направленная на оказание поддержки. Формы благотворительности, факты благотворительности; не ограничена рамками религиозной жизни]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7.4. Молитва</w:t>
      </w:r>
      <w:r w:rsidDel="00000000" w:rsidR="00000000" w:rsidRPr="00000000">
        <w:rPr>
          <w:rtl w:val="0"/>
        </w:rPr>
        <w:t xml:space="preserve"> [Индивидуальное или коллективное обращение человека к высшим силам. Названия молитв, обстоятельства или условия вознесения; отношение к молению или молитвам]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7.5. Молитвенные принадлежности </w:t>
      </w:r>
      <w:r w:rsidDel="00000000" w:rsidR="00000000" w:rsidRPr="00000000">
        <w:rPr>
          <w:rtl w:val="0"/>
        </w:rPr>
        <w:t xml:space="preserve">[Предметы, необходимые для совершения молитвы; использование / неиспользование, хранение и передача этих предметов в семье]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7.9. Раввин</w:t>
      </w:r>
      <w:r w:rsidDel="00000000" w:rsidR="00000000" w:rsidRPr="00000000">
        <w:rPr>
          <w:rtl w:val="0"/>
        </w:rPr>
        <w:t xml:space="preserve"> [Наставник, учитель в иудейской общине. Наличие / отсутствие; отношение к раввину, обязанности раввина, деятельность, жена раввина, упоминание конкретных раввинов]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7.10. Ритуальное омовение</w:t>
      </w:r>
      <w:r w:rsidDel="00000000" w:rsidR="00000000" w:rsidRPr="00000000">
        <w:rPr>
          <w:rtl w:val="0"/>
        </w:rPr>
        <w:t xml:space="preserve"> [Омовение в специальном бассейне для достижения ритуальной чистоты. Процесс омовения, причины соблюдения / не соблюдения у женщин и мужчин, отношение к этому обряду]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before="6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7.11. Рабанит (ребецн) [Жена раввина]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8. УСТНАЯ ИСТОРИЯ </w:t>
      </w:r>
      <w:r w:rsidDel="00000000" w:rsidR="00000000" w:rsidRPr="00000000">
        <w:rPr>
          <w:rtl w:val="0"/>
        </w:rPr>
        <w:t xml:space="preserve">[Восприятие значимых исторических событий, отраженное в интервью]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8.1. Вторая мировая война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8.1.18 Тыл [Жизнь и труд в годы войны. Форма и характер деятельности трудящихся, места, где трудились, бытовые трудности, восприятие трудовой деятельности]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8.1.19. Фронт [Опыт участия в боевых действиях во время Второй мировой войны. Рассказы о призыве, родах войск, впечатлениях, ранениях, наградах, боевых товарищах; отношение к войне и победе]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8.1.20. Холокост [Знание, память и интерпретация событий Холокоста в ЕАО. Жертвы Холокоста, восприятие событий Холокоста, практики участия в акциях памяти, знание / незнание фактов о Холокосте, сравнение с другими трагедиями и репрессиями]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8.1.21. Эвакуация [Организационное или стихийное перемещение из прифронтовых зон вглубь страны. Описание пути эвакуации, условия жизни в эвакуации, потеря и поиск родных, возвращение после войны или оседание на новом месте]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8.4. Мемориализация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[Процесс сохранения памяти о людях и событиях. Может принимать форму памятника, обращения или петиции, церемонии памяти и поминовения]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8.5. Образование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[Целенаправленный процесс приобретения новых знаний, навыков, ценностных установок и компетенций]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8.5.1 Еврейские школы [Светские школы с еврейский этнокультурным компонентом. Наличие / отсутствие таких школ, отличия от других школ, процесс обучения, атмосфера, проблемы и перспективы]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8.5.2. Религиозное образование [Обучение основам иудаизма и священным текстам. Процесс обучения; отличие от светского образования; преподаватели, отношение к такому образованию]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8.8 Семейная история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[Под семейной историей могут пониматься рассказы о прошлом, передаваемые из поколения в поколение, например. Это могут быть истории о работе, пережитых масштабных событиях, традициях, культурных особенностях, любви, конфликтах, ценностях и др.]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Происхождение фамилии [Версии, семейные предания; сохранилось / не сохранилось знание об этом]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Профессии [В широком смысле, включая и непосредственное занятие определенной трудовой деятельностью и специализацию]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Переезд [Причины и время переезда в ЕАО, впечатления]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8.9. Советская еврейская история </w:t>
      </w:r>
      <w:r w:rsidDel="00000000" w:rsidR="00000000" w:rsidRPr="00000000">
        <w:rPr>
          <w:rtl w:val="0"/>
        </w:rPr>
        <w:t xml:space="preserve">[Жизнедеятельность жителей ЕАО в период с 1927 г. до 1991 г.]</w:t>
      </w:r>
    </w:p>
    <w:p w:rsidR="00000000" w:rsidDel="00000000" w:rsidP="00000000" w:rsidRDefault="00000000" w:rsidRPr="00000000" w14:paraId="00000067">
      <w:pPr>
        <w:numPr>
          <w:ilvl w:val="1"/>
          <w:numId w:val="1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8.9.1. Биробиджанский проект [История образования, становления ЕАО]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8.9.1.1. </w:t>
      </w:r>
      <w:sdt>
        <w:sdtPr>
          <w:id w:val="1765657743"/>
          <w:tag w:val="goog_rdk_0"/>
        </w:sdtPr>
        <w:sdtContent>
          <w:ins w:author="Anna Yudkina" w:id="0" w:date="2026-02-13T14:39:5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Первые </w:t>
            </w:r>
          </w:ins>
          <w:sdt>
            <w:sdtPr>
              <w:id w:val="2094390214"/>
              <w:tag w:val="goog_rdk_1"/>
            </w:sdtPr>
            <w:sdtContent>
              <w:ins w:author="Anna Yudkina" w:id="0" w:date="2026-02-13T14:39:52Z">
                <w:r w:rsidDel="00000000" w:rsidR="00000000" w:rsidRPr="00000000">
                  <w:rPr>
                    <w:highlight w:val="yellow"/>
                    <w:rtl w:val="0"/>
                    <w:rPrChange w:author="Anna Yudkina" w:id="1" w:date="2026-02-13T14:39:5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highlight w:val="yellow"/>
                        <w:u w:val="none"/>
                        <w:vertAlign w:val="baseline"/>
                      </w:rPr>
                    </w:rPrChange>
                  </w:rPr>
                  <w:t xml:space="preserve">п</w:t>
                </w:r>
              </w:ins>
            </w:sdtContent>
          </w:sdt>
          <w:ins w:author="Anna Yudkina" w:id="0" w:date="2026-02-13T14:39:52Z"/>
        </w:sdtContent>
      </w:sdt>
      <w:sdt>
        <w:sdtPr>
          <w:id w:val="1418563188"/>
          <w:tag w:val="goog_rdk_2"/>
        </w:sdtPr>
        <w:sdtContent>
          <w:del w:author="Anna Yudkina" w:id="0" w:date="2026-02-13T14:39:5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delText xml:space="preserve">П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ереселенцы [Опыт переселения в Биробиджан в конце 1920-х – 1930-е годы, воспоминания о первых впечатлениях, причины переселения и планы, истории семей первых переселенцев]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sdt>
        <w:sdtPr>
          <w:id w:val="-1763646084"/>
          <w:tag w:val="goog_rdk_3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8.9.1.2. Землячеств</w:t>
      </w:r>
      <w:sdt>
        <w:sdtPr>
          <w:id w:val="477074959"/>
          <w:tag w:val="goog_rdk_4"/>
        </w:sdtPr>
        <w:sdtContent>
          <w:ins w:author="Anna Yudkina" w:id="2" w:date="2026-02-13T15:05:00Z"/>
          <w:sdt>
            <w:sdtPr>
              <w:id w:val="1717743127"/>
              <w:tag w:val="goog_rdk_5"/>
            </w:sdtPr>
            <w:sdtContent>
              <w:ins w:author="Anna Yudkina" w:id="2" w:date="2026-02-13T15:05:00Z">
                <w:r w:rsidDel="00000000" w:rsidR="00000000" w:rsidRPr="00000000">
                  <w:rPr>
                    <w:highlight w:val="yellow"/>
                    <w:rtl w:val="0"/>
                    <w:rPrChange w:author="Anna Yudkina" w:id="3" w:date="2026-02-13T15:05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highlight w:val="yellow"/>
                        <w:u w:val="none"/>
                        <w:vertAlign w:val="baseline"/>
                      </w:rPr>
                    </w:rPrChange>
                  </w:rPr>
                  <w:t xml:space="preserve">а</w:t>
                </w:r>
              </w:ins>
            </w:sdtContent>
          </w:sdt>
          <w:ins w:author="Anna Yudkina" w:id="2" w:date="2026-02-13T15:05:00Z"/>
        </w:sdtContent>
      </w:sdt>
      <w:sdt>
        <w:sdtPr>
          <w:id w:val="-1590729941"/>
          <w:tag w:val="goog_rdk_6"/>
        </w:sdtPr>
        <w:sdtContent>
          <w:del w:author="Anna Yudkina" w:id="2" w:date="2026-02-13T15:05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delText xml:space="preserve">о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[Объединение уроженцев одной страны или населенного пункта, живущих за ее пределами, для взаимной помощи; Наличие / отсутствие таких групп, формы и характер взаимопомощи]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8.9.1.3. Предприятия региона [Промышленные и кустарные предприятия региона в советский период. Названия и профиль предприятий, работа на них, условия труда, продукция, роль в жизни населенного пункта и ЕАО]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8.9.11. Репрессии [Политические репрессии советского периода и их влияние на еврейское население ЕАО. Формы репрессий, жертвы, память о репрессиях, реабилитация]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8.9.2 Еврейские колхозы [Коллективные хозяйства. Название, местоположение, специализация, устройство, жизнь в колхозах, отношение к ним]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8.10. Современная еврейская жизнь </w:t>
      </w:r>
      <w:r w:rsidDel="00000000" w:rsidR="00000000" w:rsidRPr="00000000">
        <w:rPr>
          <w:rtl w:val="0"/>
        </w:rPr>
        <w:t xml:space="preserve">[Жизнедеятельность «евреев-биробиджанцев» в период с 1991 г. по настоящее время]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8.10.1. Еврейские организации [Действующие /ушедшие религиозные, социальные, политические, экономические и др. еврейские организации, в том числе и зарубежные в ЕАО. Название, причины возникновения, деятельность, влияние, отношение к ним]</w:t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8.10.2. Общинная жизнь [Структура и деятельность еврейской общины ЕАО как социального института. Возникновение общины, устройство, состав, устав, деятельность, местонахождение, сочувствующие общине]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8.10.3. Телевидение и пресса [СМИ региона. Еврейские программы, журналы, газеты, отношение к ним, использование]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8.11. Эмиграция </w:t>
      </w:r>
      <w:r w:rsidDel="00000000" w:rsidR="00000000" w:rsidRPr="00000000">
        <w:rPr>
          <w:rtl w:val="0"/>
        </w:rPr>
        <w:t xml:space="preserve">[Добровольное или вынужденное переселение из одной страны в другую на постоянное место жительства]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8.11.1. Репатриация в Израиль (алия) [Причины переезда, место, куда переехали, поддержка связей с ЕАО, отношение к алии]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9. ФОЛЬКЛОР </w:t>
      </w:r>
      <w:r w:rsidDel="00000000" w:rsidR="00000000" w:rsidRPr="00000000">
        <w:rPr>
          <w:rtl w:val="0"/>
        </w:rPr>
        <w:t xml:space="preserve">[Народное искусство и народный быт, духовное творчество народа; Общее: названия, использование, кто употребляет, время и причины появления]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 Жанры фольклора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9.2.1. Анекдоты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9.2.10. Песни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9.2.7. Легенды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9.2.12. Предания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9.2.16. Ругательства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9.2.18. Слухи и толки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9.7. Нееврейский фольклор и этнические стереотипы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9.7.2. Еврейская речь [Особенности речи, приписываемые евреям. Отношение к еврейской речи, случаи употребления]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9.7.3. Еврейские болезни [Народные названия болезней и способы их лечения, приписываемые еврейской традиции]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9.7.11. Неевреи в синагоге [Посещение синагоги и участие в ее жизни людьми нееврейского происхождения. Отношение к синагоге, цели посещения, участие неевреев в обрядах]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9.7.12. Неевреи на еврейском кладбище [причины захоронения неевреев; отношение к этому]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11. 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bookmarkStart w:colFirst="0" w:colLast="0" w:name="_heading=h.6y9iusl1xkql" w:id="0"/>
      <w:bookmarkEnd w:id="0"/>
      <w:r w:rsidDel="00000000" w:rsidR="00000000" w:rsidRPr="00000000">
        <w:rPr>
          <w:b w:val="1"/>
          <w:bCs w:val="1"/>
          <w:rtl w:val="0"/>
        </w:rPr>
        <w:t xml:space="preserve">11.1. Еврейские 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11.1.2. Иврит [Знание языка, использование, отношение к нему]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11.1.3. Идиш [Преподавание, использование, знание языка, отношение к нему; отмечаем топонимику на идише]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11.3.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Языковая политика</w:t>
      </w:r>
      <w:r w:rsidDel="00000000" w:rsidR="00000000" w:rsidRPr="00000000">
        <w:rPr>
          <w:rtl w:val="0"/>
        </w:rPr>
        <w:t xml:space="preserve"> [Официальный статус идиша и отношение к этому, дублирование вывесок]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12. ГЕОГРАФИЯ </w:t>
      </w:r>
      <w:r w:rsidDel="00000000" w:rsidR="00000000" w:rsidRPr="00000000">
        <w:rPr>
          <w:rtl w:val="0"/>
        </w:rPr>
        <w:t xml:space="preserve">[Населенные пункты, встречающиеся в интервью]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12.1. ЕАО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12.2. Амурзет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12.3 .Биробиджан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12.3. Биракан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12.4. Валдгейм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12.5. Бирофельд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12.6. Кульдур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12.7. Найфельд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12.7. Облучье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12. 8. Соцгородок (ИКОР)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12.9. Теплоозерск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13. ПЕРСОНАЛИИ </w:t>
      </w:r>
      <w:r w:rsidDel="00000000" w:rsidR="00000000" w:rsidRPr="00000000">
        <w:rPr>
          <w:rtl w:val="0"/>
        </w:rPr>
        <w:t xml:space="preserve">[Личности, так или иначе, имеющие значение в истории ЕАО и встречающиеся в интервью]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Иосиф Либерберг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Ихил Рак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Дер Нистер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Тиуне Сугихара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Довид Бергельсон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a Yudkina" w:id="0" w:date="2026-02-13T14:38:34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бы это перенесла в современную жизнь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Данная инструкция является живым документом и может уточняться по мере накопления опыта разметки интервью.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List Paragraph"/>
    <w:uiPriority w:val="34"/>
    <w:qFormat w:val="1"/>
    <w:rsid w:val="009E6F36"/>
    <w:pPr>
      <w:ind w:left="720"/>
      <w:contextualSpacing w:val="1"/>
    </w:pPr>
  </w:style>
  <w:style w:type="character" w:styleId="a6">
    <w:name w:val="annotation reference"/>
    <w:basedOn w:val="a0"/>
    <w:uiPriority w:val="99"/>
    <w:semiHidden w:val="1"/>
    <w:unhideWhenUsed w:val="1"/>
    <w:rsid w:val="00E16E15"/>
    <w:rPr>
      <w:sz w:val="16"/>
      <w:szCs w:val="16"/>
    </w:rPr>
  </w:style>
  <w:style w:type="paragraph" w:styleId="a7">
    <w:name w:val="annotation text"/>
    <w:basedOn w:val="a"/>
    <w:link w:val="a8"/>
    <w:uiPriority w:val="99"/>
    <w:semiHidden w:val="1"/>
    <w:unhideWhenUsed w:val="1"/>
    <w:rsid w:val="00E16E15"/>
    <w:pPr>
      <w:spacing w:line="240" w:lineRule="auto"/>
    </w:pPr>
    <w:rPr>
      <w:sz w:val="20"/>
      <w:szCs w:val="20"/>
    </w:rPr>
  </w:style>
  <w:style w:type="character" w:styleId="a8" w:customStyle="1">
    <w:name w:val="Текст примечания Знак"/>
    <w:basedOn w:val="a0"/>
    <w:link w:val="a7"/>
    <w:uiPriority w:val="99"/>
    <w:semiHidden w:val="1"/>
    <w:rsid w:val="00E16E15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 w:val="1"/>
    <w:unhideWhenUsed w:val="1"/>
    <w:rsid w:val="00E16E15"/>
    <w:rPr>
      <w:b w:val="1"/>
      <w:bCs w:val="1"/>
    </w:rPr>
  </w:style>
  <w:style w:type="character" w:styleId="aa" w:customStyle="1">
    <w:name w:val="Тема примечания Знак"/>
    <w:basedOn w:val="a8"/>
    <w:link w:val="a9"/>
    <w:uiPriority w:val="99"/>
    <w:semiHidden w:val="1"/>
    <w:rsid w:val="00E16E15"/>
    <w:rPr>
      <w:b w:val="1"/>
      <w:bCs w:val="1"/>
      <w:sz w:val="20"/>
      <w:szCs w:val="20"/>
    </w:rPr>
  </w:style>
  <w:style w:type="paragraph" w:styleId="ab">
    <w:name w:val="footnote text"/>
    <w:basedOn w:val="a"/>
    <w:link w:val="ac"/>
    <w:uiPriority w:val="99"/>
    <w:semiHidden w:val="1"/>
    <w:unhideWhenUsed w:val="1"/>
    <w:rsid w:val="00F65440"/>
    <w:pPr>
      <w:spacing w:after="0" w:line="240" w:lineRule="auto"/>
    </w:pPr>
    <w:rPr>
      <w:sz w:val="20"/>
      <w:szCs w:val="20"/>
    </w:rPr>
  </w:style>
  <w:style w:type="character" w:styleId="ac" w:customStyle="1">
    <w:name w:val="Текст сноски Знак"/>
    <w:basedOn w:val="a0"/>
    <w:link w:val="ab"/>
    <w:uiPriority w:val="99"/>
    <w:semiHidden w:val="1"/>
    <w:rsid w:val="00F65440"/>
    <w:rPr>
      <w:sz w:val="20"/>
      <w:szCs w:val="20"/>
    </w:rPr>
  </w:style>
  <w:style w:type="character" w:styleId="ad">
    <w:name w:val="footnote reference"/>
    <w:basedOn w:val="a0"/>
    <w:uiPriority w:val="99"/>
    <w:semiHidden w:val="1"/>
    <w:unhideWhenUsed w:val="1"/>
    <w:rsid w:val="00F65440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fsTaX3fOHWratMC8JO3Cj9dxw==">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2025-11-16T13:08:00Z</dcterms:created>
  <dc:creator>Владлена гурьева</dc:creator>
</cp:coreProperties>
</file>